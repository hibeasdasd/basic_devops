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sdt>
      <w:sdtPr>
        <w:id w:val="-1891432846"/>
        <w:tag w:val="goog_rdk_1"/>
      </w:sdtPr>
      <w:sdtContent>
        <w:p w:rsidR="00000000" w:rsidDel="00000000" w:rsidP="00000000" w:rsidRDefault="00000000" w:rsidRPr="00000000" w14:paraId="00000001">
          <w:pPr>
            <w:pStyle w:val="Heading1"/>
            <w:rPr>
              <w:rPrChange w:author="Opema Melvic" w:id="0" w:date="2025-11-18T03:06:47Z">
                <w:rPr/>
              </w:rPrChange>
            </w:rPr>
          </w:pPr>
          <w:sdt>
            <w:sdtPr>
              <w:id w:val="612921492"/>
              <w:tag w:val="goog_rdk_0"/>
            </w:sdtPr>
            <w:sdtContent>
              <w:r w:rsidDel="00000000" w:rsidR="00000000" w:rsidRPr="00000000">
                <w:rPr>
                  <w:rtl w:val="0"/>
                  <w:rPrChange w:author="Opema Melvic" w:id="0" w:date="2025-11-18T03:06:47Z">
                    <w:rPr/>
                  </w:rPrChange>
                </w:rPr>
                <w:br w:type="textWrapping"/>
                <w:t xml:space="preserve">Cloud &amp; DevOps Basics - Simple Deployment Activity</w:t>
              </w:r>
            </w:sdtContent>
          </w:sdt>
        </w:p>
      </w:sdtContent>
    </w:sdt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dt>
      <w:sdtPr>
        <w:id w:val="-420868367"/>
        <w:tag w:val="goog_rdk_3"/>
      </w:sdtPr>
      <w:sdtContent>
        <w:p w:rsidR="00000000" w:rsidDel="00000000" w:rsidP="00000000" w:rsidRDefault="00000000" w:rsidRPr="00000000" w14:paraId="00000003">
          <w:pPr>
            <w:rPr>
              <w:rPrChange w:author="Opema Melvic" w:id="0" w:date="2025-11-18T03:06:47Z">
                <w:rPr/>
              </w:rPrChange>
            </w:rPr>
          </w:pPr>
          <w:sdt>
            <w:sdtPr>
              <w:id w:val="536109569"/>
              <w:tag w:val="goog_rdk_2"/>
            </w:sdtPr>
            <w:sdtContent>
              <w:r w:rsidDel="00000000" w:rsidR="00000000" w:rsidRPr="00000000">
                <w:rPr>
                  <w:rtl w:val="0"/>
                  <w:rPrChange w:author="Opema Melvic" w:id="0" w:date="2025-11-18T03:06:47Z">
                    <w:rPr/>
                  </w:rPrChange>
                </w:rPr>
                <w:t xml:space="preserve">Goal:</w:t>
                <w:br w:type="textWrapping"/>
                <w:t xml:space="preserve">Deploy a simple website that includes:</w:t>
                <w:br w:type="textWrapping"/>
                <w:t xml:space="preserve">• Your Name</w:t>
                <w:br w:type="textWrapping"/>
                <w:t xml:space="preserve">• Your Picture</w:t>
                <w:br w:type="textWrapping"/>
                <w:t xml:space="preserve">• A header saying “My First Cloud Deployment”.</w:t>
                <w:br w:type="textWrapping"/>
              </w:r>
            </w:sdtContent>
          </w:sdt>
        </w:p>
      </w:sdtContent>
    </w:sdt>
    <w:sdt>
      <w:sdtPr>
        <w:id w:val="-1198754177"/>
        <w:tag w:val="goog_rdk_5"/>
      </w:sdtPr>
      <w:sdtContent>
        <w:p w:rsidR="00000000" w:rsidDel="00000000" w:rsidP="00000000" w:rsidRDefault="00000000" w:rsidRPr="00000000" w14:paraId="00000004">
          <w:pPr>
            <w:pStyle w:val="Heading2"/>
            <w:rPr>
              <w:rPrChange w:author="Opema Melvic" w:id="0" w:date="2025-11-18T03:06:47Z">
                <w:rPr/>
              </w:rPrChange>
            </w:rPr>
          </w:pPr>
          <w:sdt>
            <w:sdtPr>
              <w:id w:val="373436033"/>
              <w:tag w:val="goog_rdk_4"/>
            </w:sdtPr>
            <w:sdtContent>
              <w:r w:rsidDel="00000000" w:rsidR="00000000" w:rsidRPr="00000000">
                <w:rPr>
                  <w:rtl w:val="0"/>
                  <w:rPrChange w:author="Opema Melvic" w:id="0" w:date="2025-11-18T03:06:47Z">
                    <w:rPr/>
                  </w:rPrChange>
                </w:rPr>
                <w:t xml:space="preserve">Level 1: Deploy Using Replit (Easiest)</w:t>
              </w:r>
            </w:sdtContent>
          </w:sdt>
        </w:p>
      </w:sdtContent>
    </w:sdt>
    <w:sdt>
      <w:sdtPr>
        <w:id w:val="-1232609660"/>
        <w:tag w:val="goog_rdk_7"/>
      </w:sdtPr>
      <w:sdtContent>
        <w:p w:rsidR="00000000" w:rsidDel="00000000" w:rsidP="00000000" w:rsidRDefault="00000000" w:rsidRPr="00000000" w14:paraId="00000005">
          <w:pPr>
            <w:rPr>
              <w:rPrChange w:author="Opema Melvic" w:id="0" w:date="2025-11-18T03:06:47Z">
                <w:rPr/>
              </w:rPrChange>
            </w:rPr>
          </w:pPr>
          <w:sdt>
            <w:sdtPr>
              <w:id w:val="-1090839510"/>
              <w:tag w:val="goog_rdk_6"/>
            </w:sdtPr>
            <w:sdtContent>
              <w:r w:rsidDel="00000000" w:rsidR="00000000" w:rsidRPr="00000000">
                <w:rPr>
                  <w:rtl w:val="0"/>
                  <w:rPrChange w:author="Opema Melvic" w:id="0" w:date="2025-11-18T03:06:47Z">
                    <w:rPr/>
                  </w:rPrChange>
                </w:rPr>
                <w:t xml:space="preserve">Step 1: Open Replit</w:t>
              </w:r>
            </w:sdtContent>
          </w:sdt>
        </w:p>
      </w:sdtContent>
    </w:sdt>
    <w:sdt>
      <w:sdtPr>
        <w:id w:val="-525650457"/>
        <w:tag w:val="goog_rdk_9"/>
      </w:sdtPr>
      <w:sdtContent>
        <w:p w:rsidR="00000000" w:rsidDel="00000000" w:rsidP="00000000" w:rsidRDefault="00000000" w:rsidRPr="00000000" w14:paraId="00000006">
          <w:pPr>
            <w:rPr>
              <w:rPrChange w:author="Opema Melvic" w:id="0" w:date="2025-11-18T03:06:47Z">
                <w:rPr/>
              </w:rPrChange>
            </w:rPr>
          </w:pPr>
          <w:sdt>
            <w:sdtPr>
              <w:id w:val="1284082114"/>
              <w:tag w:val="goog_rdk_8"/>
            </w:sdtPr>
            <w:sdtContent>
              <w:r w:rsidDel="00000000" w:rsidR="00000000" w:rsidRPr="00000000">
                <w:rPr>
                  <w:rtl w:val="0"/>
                  <w:rPrChange w:author="Opema Melvic" w:id="0" w:date="2025-11-18T03:06:47Z">
                    <w:rPr/>
                  </w:rPrChange>
                </w:rPr>
                <w:t xml:space="preserve">1. Visit https://replit.com</w:t>
                <w:br w:type="textWrapping"/>
                <w:t xml:space="preserve">2. Click 'Create Repl' → Choose 'HTML, CSS, JS'</w:t>
              </w:r>
            </w:sdtContent>
          </w:sdt>
        </w:p>
      </w:sdtContent>
    </w:sdt>
    <w:sdt>
      <w:sdtPr>
        <w:id w:val="1862425966"/>
        <w:tag w:val="goog_rdk_11"/>
      </w:sdtPr>
      <w:sdtContent>
        <w:p w:rsidR="00000000" w:rsidDel="00000000" w:rsidP="00000000" w:rsidRDefault="00000000" w:rsidRPr="00000000" w14:paraId="00000007">
          <w:pPr>
            <w:rPr>
              <w:rPrChange w:author="Opema Melvic" w:id="0" w:date="2025-11-18T03:06:47Z">
                <w:rPr/>
              </w:rPrChange>
            </w:rPr>
          </w:pPr>
          <w:sdt>
            <w:sdtPr>
              <w:id w:val="-1750432668"/>
              <w:tag w:val="goog_rdk_10"/>
            </w:sdtPr>
            <w:sdtContent>
              <w:r w:rsidDel="00000000" w:rsidR="00000000" w:rsidRPr="00000000">
                <w:rPr>
                  <w:rtl w:val="0"/>
                  <w:rPrChange w:author="Opema Melvic" w:id="0" w:date="2025-11-18T03:06:47Z">
                    <w:rPr/>
                  </w:rPrChange>
                </w:rPr>
                <w:t xml:space="preserve">Screenshot Placeholder:</w:t>
              </w:r>
            </w:sdtContent>
          </w:sdt>
        </w:p>
      </w:sdtContent>
    </w:sdt>
    <w:sdt>
      <w:sdtPr>
        <w:id w:val="2065418600"/>
        <w:tag w:val="goog_rdk_13"/>
      </w:sdtPr>
      <w:sdtContent>
        <w:p w:rsidR="00000000" w:rsidDel="00000000" w:rsidP="00000000" w:rsidRDefault="00000000" w:rsidRPr="00000000" w14:paraId="00000008">
          <w:pPr>
            <w:rPr>
              <w:rPrChange w:author="Opema Melvic" w:id="0" w:date="2025-11-18T03:06:47Z">
                <w:rPr/>
              </w:rPrChange>
            </w:rPr>
          </w:pPr>
          <w:sdt>
            <w:sdtPr>
              <w:id w:val="-420497894"/>
              <w:tag w:val="goog_rdk_12"/>
            </w:sdtPr>
            <w:sdtContent>
              <w:r w:rsidDel="00000000" w:rsidR="00000000" w:rsidRPr="00000000">
                <w:rPr>
                  <w:rtl w:val="0"/>
                  <w:rPrChange w:author="Opema Melvic" w:id="0" w:date="2025-11-18T03:06:47Z">
                    <w:rPr/>
                  </w:rPrChange>
                </w:rPr>
                <w:t xml:space="preserve">Step 2: Replace index.html with:</w:t>
              </w:r>
            </w:sdtContent>
          </w:sdt>
        </w:p>
      </w:sdtContent>
    </w:sdt>
    <w:sdt>
      <w:sdtPr>
        <w:id w:val="-763375227"/>
        <w:tag w:val="goog_rdk_17"/>
      </w:sdtPr>
      <w:sdtContent>
        <w:p w:rsidR="00000000" w:rsidDel="00000000" w:rsidP="00000000" w:rsidRDefault="00000000" w:rsidRPr="00000000" w14:paraId="00000009">
          <w:pPr>
            <w:rPr>
              <w:ins w:author="Jerome Espiritu" w:id="1" w:date="2025-11-18T03:06:37Z"/>
              <w:rPrChange w:author="Opema Melvic" w:id="0" w:date="2025-11-18T03:06:47Z">
                <w:rPr/>
              </w:rPrChange>
            </w:rPr>
          </w:pPr>
          <w:sdt>
            <w:sdtPr>
              <w:id w:val="1913618403"/>
              <w:tag w:val="goog_rdk_14"/>
            </w:sdtPr>
            <w:sdtContent>
              <w:r w:rsidDel="00000000" w:rsidR="00000000" w:rsidRPr="00000000">
                <w:rPr>
                  <w:rtl w:val="0"/>
                  <w:rPrChange w:author="Opema Melvic" w:id="0" w:date="2025-11-18T03:06:47Z">
                    <w:rPr/>
                  </w:rPrChange>
                </w:rPr>
                <w:t xml:space="preserve">&lt;!DOCTYPE html&gt;</w:t>
                <w:br w:type="textWrapping"/>
                <w:t xml:space="preserve">&lt;html&gt;</w:t>
                <w:br w:type="textWrapping"/>
                <w:t xml:space="preserve">&lt;</w:t>
              </w:r>
            </w:sdtContent>
          </w:sdt>
          <w:sdt>
            <w:sdtPr>
              <w:id w:val="1447395280"/>
              <w:tag w:val="goog_rdk_15"/>
            </w:sdtPr>
            <w:sdtContent>
              <w:ins w:author="Jerome Espiritu" w:id="1" w:date="2025-11-18T03:06:37Z"/>
              <w:sdt>
                <w:sdtPr>
                  <w:id w:val="-665241782"/>
                  <w:tag w:val="goog_rdk_16"/>
                </w:sdtPr>
                <w:sdtContent>
                  <w:ins w:author="Jerome Espiritu" w:id="1" w:date="2025-11-18T03:06:37Z">
                    <w:r w:rsidDel="00000000" w:rsidR="00000000" w:rsidRPr="00000000">
                      <w:rPr>
                        <w:rtl w:val="0"/>
                      </w:rPr>
                    </w:r>
                  </w:ins>
                </w:sdtContent>
              </w:sdt>
              <w:ins w:author="Jerome Espiritu" w:id="1" w:date="2025-11-18T03:06:37Z"/>
            </w:sdtContent>
          </w:sdt>
        </w:p>
      </w:sdtContent>
    </w:sdt>
    <w:sdt>
      <w:sdtPr>
        <w:id w:val="-184465347"/>
        <w:tag w:val="goog_rdk_21"/>
      </w:sdtPr>
      <w:sdtContent>
        <w:p w:rsidR="00000000" w:rsidDel="00000000" w:rsidP="00000000" w:rsidRDefault="00000000" w:rsidRPr="00000000" w14:paraId="0000000A">
          <w:pPr>
            <w:rPr>
              <w:del w:author="Jerome Espiritu" w:id="1" w:date="2025-11-18T03:06:37Z"/>
              <w:rPrChange w:author="Opema Melvic" w:id="0" w:date="2025-11-18T03:06:47Z">
                <w:rPr/>
              </w:rPrChange>
            </w:rPr>
          </w:pPr>
          <w:sdt>
            <w:sdtPr>
              <w:id w:val="-1908104266"/>
              <w:tag w:val="goog_rdk_18"/>
            </w:sdtPr>
            <w:sdtContent>
              <w:r w:rsidDel="00000000" w:rsidR="00000000" w:rsidRPr="00000000">
                <w:rPr>
                  <w:rtl w:val="0"/>
                  <w:rPrChange w:author="Opema Melvic" w:id="0" w:date="2025-11-18T03:06:47Z">
                    <w:rPr/>
                  </w:rPrChange>
                </w:rPr>
                <w:t xml:space="preserve">body&gt;</w:t>
                <w:br w:type="textWrapping"/>
                <w:t xml:space="preserve">  &lt;h1&gt;My First Cloud Deployment&lt;/h1&gt;</w:t>
                <w:br w:type="textWrapping"/>
                <w:t xml:space="preserve">  &lt;h2&gt;Hello, my name is YOUR NAME&lt;/h2&gt;</w:t>
                <w:br w:type="textWrapping"/>
                <w:t xml:space="preserve">  &lt;img src="YOUR_IMAGE_URL" width="200"/&gt;</w:t>
                <w:br w:type="textWrapping"/>
                <w:t xml:space="preserve">  &lt;p&gt;This is my first deployed website!&lt;/p&gt;</w:t>
                <w:br w:type="textWrapping"/>
                <w:t xml:space="preserve">&lt;/body&gt;</w:t>
                <w:br w:type="textWrapping"/>
                <w:t xml:space="preserve">&lt;/html&gt;</w:t>
              </w:r>
            </w:sdtContent>
          </w:sdt>
          <w:sdt>
            <w:sdtPr>
              <w:id w:val="1112375293"/>
              <w:tag w:val="goog_rdk_19"/>
            </w:sdtPr>
            <w:sdtContent>
              <w:del w:author="Jerome Espiritu" w:id="1" w:date="2025-11-18T03:06:37Z"/>
              <w:sdt>
                <w:sdtPr>
                  <w:id w:val="-1277649675"/>
                  <w:tag w:val="goog_rdk_20"/>
                </w:sdtPr>
                <w:sdtContent>
                  <w:del w:author="Jerome Espiritu" w:id="1" w:date="2025-11-18T03:06:37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Jerome Espiritu" w:id="1" w:date="2025-11-18T03:06:37Z"/>
            </w:sdtContent>
          </w:sdt>
        </w:p>
      </w:sdtContent>
    </w:sdt>
    <w:sdt>
      <w:sdtPr>
        <w:id w:val="746857781"/>
        <w:tag w:val="goog_rdk_23"/>
      </w:sdtPr>
      <w:sdtContent>
        <w:p w:rsidR="00000000" w:rsidDel="00000000" w:rsidP="00000000" w:rsidRDefault="00000000" w:rsidRPr="00000000" w14:paraId="0000000B">
          <w:pPr>
            <w:rPr>
              <w:rPrChange w:author="Opema Melvic" w:id="0" w:date="2025-11-18T03:06:47Z">
                <w:rPr/>
              </w:rPrChange>
            </w:rPr>
          </w:pPr>
          <w:sdt>
            <w:sdtPr>
              <w:id w:val="-890397794"/>
              <w:tag w:val="goog_rdk_22"/>
            </w:sdtPr>
            <w:sdtContent>
              <w:r w:rsidDel="00000000" w:rsidR="00000000" w:rsidRPr="00000000">
                <w:rPr>
                  <w:rtl w:val="0"/>
                  <w:rPrChange w:author="Opema Melvic" w:id="0" w:date="2025-11-18T03:06:47Z">
                    <w:rPr/>
                  </w:rPrChange>
                </w:rPr>
                <w:t xml:space="preserve">Step 3: Run and Deploy</w:t>
                <w:br w:type="textWrapping"/>
                <w:t xml:space="preserve">• Click Run</w:t>
                <w:br w:type="textWrapping"/>
                <w:t xml:space="preserve">• Click Deploy → Static Deploy</w:t>
                <w:br w:type="textWrapping"/>
                <w:t xml:space="preserve">• Copy your live URL</w:t>
              </w:r>
            </w:sdtContent>
          </w:sdt>
        </w:p>
      </w:sdtContent>
    </w:sdt>
    <w:sdt>
      <w:sdtPr>
        <w:id w:val="1551914583"/>
        <w:tag w:val="goog_rdk_25"/>
      </w:sdtPr>
      <w:sdtContent>
        <w:p w:rsidR="00000000" w:rsidDel="00000000" w:rsidP="00000000" w:rsidRDefault="00000000" w:rsidRPr="00000000" w14:paraId="0000000C">
          <w:pPr>
            <w:pStyle w:val="Heading2"/>
            <w:rPr>
              <w:rPrChange w:author="Opema Melvic" w:id="0" w:date="2025-11-18T03:06:47Z">
                <w:rPr/>
              </w:rPrChange>
            </w:rPr>
          </w:pPr>
          <w:sdt>
            <w:sdtPr>
              <w:id w:val="1350254513"/>
              <w:tag w:val="goog_rdk_24"/>
            </w:sdtPr>
            <w:sdtContent>
              <w:r w:rsidDel="00000000" w:rsidR="00000000" w:rsidRPr="00000000">
                <w:rPr>
                  <w:rtl w:val="0"/>
                  <w:rPrChange w:author="Opema Melvic" w:id="0" w:date="2025-11-18T03:06:47Z">
                    <w:rPr/>
                  </w:rPrChange>
                </w:rPr>
                <w:t xml:space="preserve">Level 2: Deploy Using Vercel</w:t>
              </w:r>
            </w:sdtContent>
          </w:sdt>
        </w:p>
      </w:sdtContent>
    </w:sdt>
    <w:sdt>
      <w:sdtPr>
        <w:id w:val="341517231"/>
        <w:tag w:val="goog_rdk_27"/>
      </w:sdtPr>
      <w:sdtContent>
        <w:p w:rsidR="00000000" w:rsidDel="00000000" w:rsidP="00000000" w:rsidRDefault="00000000" w:rsidRPr="00000000" w14:paraId="0000000D">
          <w:pPr>
            <w:rPr>
              <w:rPrChange w:author="Opema Melvic" w:id="0" w:date="2025-11-18T03:06:47Z">
                <w:rPr/>
              </w:rPrChange>
            </w:rPr>
          </w:pPr>
          <w:sdt>
            <w:sdtPr>
              <w:id w:val="1432612086"/>
              <w:tag w:val="goog_rdk_26"/>
            </w:sdtPr>
            <w:sdtContent>
              <w:r w:rsidDel="00000000" w:rsidR="00000000" w:rsidRPr="00000000">
                <w:rPr>
                  <w:rtl w:val="0"/>
                  <w:rPrChange w:author="Opema Melvic" w:id="0" w:date="2025-11-18T03:06:47Z">
                    <w:rPr/>
                  </w:rPrChange>
                </w:rPr>
                <w:t xml:space="preserve">Step 1: Prepare Your index.html file</w:t>
              </w:r>
            </w:sdtContent>
          </w:sdt>
        </w:p>
      </w:sdtContent>
    </w:sdt>
    <w:sdt>
      <w:sdtPr>
        <w:id w:val="334494155"/>
        <w:tag w:val="goog_rdk_29"/>
      </w:sdtPr>
      <w:sdtContent>
        <w:p w:rsidR="00000000" w:rsidDel="00000000" w:rsidP="00000000" w:rsidRDefault="00000000" w:rsidRPr="00000000" w14:paraId="0000000E">
          <w:pPr>
            <w:rPr>
              <w:rPrChange w:author="Opema Melvic" w:id="0" w:date="2025-11-18T03:06:47Z">
                <w:rPr/>
              </w:rPrChange>
            </w:rPr>
          </w:pPr>
          <w:sdt>
            <w:sdtPr>
              <w:id w:val="-142832766"/>
              <w:tag w:val="goog_rdk_28"/>
            </w:sdtPr>
            <w:sdtContent>
              <w:r w:rsidDel="00000000" w:rsidR="00000000" w:rsidRPr="00000000">
                <w:rPr>
                  <w:rtl w:val="0"/>
                  <w:rPrChange w:author="Opema Melvic" w:id="0" w:date="2025-11-18T03:06:47Z">
                    <w:rPr/>
                  </w:rPrChange>
                </w:rPr>
                <w:t xml:space="preserve">&lt;h1&gt;My First Cloud Deployment&lt;/h1&gt;</w:t>
                <w:br w:type="textWrapping"/>
                <w:t xml:space="preserve">&lt;h2&gt;Hello, my name is YOUR NAME&lt;/h2&gt;</w:t>
                <w:br w:type="textWrapping"/>
                <w:t xml:space="preserve">&lt;img src="YOUR_IMAGE_URL" width="200"/&gt;</w:t>
                <w:br w:type="textWrapping"/>
                <w:t xml:space="preserve">&lt;p&gt;This is my first deployed website!&lt;/p&gt;</w:t>
                <w:br w:type="textWrapping"/>
              </w:r>
            </w:sdtContent>
          </w:sdt>
        </w:p>
      </w:sdtContent>
    </w:sdt>
    <w:sdt>
      <w:sdtPr>
        <w:id w:val="2132119268"/>
        <w:tag w:val="goog_rdk_31"/>
      </w:sdtPr>
      <w:sdtContent>
        <w:p w:rsidR="00000000" w:rsidDel="00000000" w:rsidP="00000000" w:rsidRDefault="00000000" w:rsidRPr="00000000" w14:paraId="0000000F">
          <w:pPr>
            <w:rPr>
              <w:rPrChange w:author="Opema Melvic" w:id="0" w:date="2025-11-18T03:06:47Z">
                <w:rPr/>
              </w:rPrChange>
            </w:rPr>
          </w:pPr>
          <w:sdt>
            <w:sdtPr>
              <w:id w:val="-320931400"/>
              <w:tag w:val="goog_rdk_30"/>
            </w:sdtPr>
            <w:sdtContent>
              <w:r w:rsidDel="00000000" w:rsidR="00000000" w:rsidRPr="00000000">
                <w:rPr>
                  <w:rtl w:val="0"/>
                  <w:rPrChange w:author="Opema Melvic" w:id="0" w:date="2025-11-18T03:06:47Z">
                    <w:rPr/>
                  </w:rPrChange>
                </w:rPr>
                <w:t xml:space="preserve">Step 2: Upload to GitHub</w:t>
                <w:br w:type="textWrapping"/>
                <w:t xml:space="preserve">• Create a GitHub repository</w:t>
                <w:br w:type="textWrapping"/>
                <w:t xml:space="preserve">• Upload your file</w:t>
              </w:r>
            </w:sdtContent>
          </w:sdt>
        </w:p>
      </w:sdtContent>
    </w:sdt>
    <w:sdt>
      <w:sdtPr>
        <w:id w:val="-511702793"/>
        <w:tag w:val="goog_rdk_33"/>
      </w:sdtPr>
      <w:sdtContent>
        <w:p w:rsidR="00000000" w:rsidDel="00000000" w:rsidP="00000000" w:rsidRDefault="00000000" w:rsidRPr="00000000" w14:paraId="00000010">
          <w:pPr>
            <w:rPr>
              <w:rPrChange w:author="Opema Melvic" w:id="0" w:date="2025-11-18T03:06:47Z">
                <w:rPr/>
              </w:rPrChange>
            </w:rPr>
          </w:pPr>
          <w:sdt>
            <w:sdtPr>
              <w:id w:val="643803003"/>
              <w:tag w:val="goog_rdk_32"/>
            </w:sdtPr>
            <w:sdtContent>
              <w:r w:rsidDel="00000000" w:rsidR="00000000" w:rsidRPr="00000000">
                <w:rPr>
                  <w:rtl w:val="0"/>
                  <w:rPrChange w:author="Opema Melvic" w:id="0" w:date="2025-11-18T03:06:47Z">
                    <w:rPr/>
                  </w:rPrChange>
                </w:rPr>
                <w:t xml:space="preserve">Step 3: Deploy via Vercel</w:t>
                <w:br w:type="textWrapping"/>
                <w:t xml:space="preserve">• Go to https://vercel.com</w:t>
                <w:br w:type="textWrapping"/>
                <w:t xml:space="preserve">• Click New Project</w:t>
                <w:br w:type="textWrapping"/>
                <w:t xml:space="preserve">• Import your GitHub repo</w:t>
                <w:br w:type="textWrapping"/>
                <w:t xml:space="preserve">• Deploy</w:t>
              </w:r>
            </w:sdtContent>
          </w:sdt>
        </w:p>
      </w:sdtContent>
    </w:sdt>
    <w:sdt>
      <w:sdtPr>
        <w:id w:val="1629639463"/>
        <w:tag w:val="goog_rdk_35"/>
      </w:sdtPr>
      <w:sdtContent>
        <w:p w:rsidR="00000000" w:rsidDel="00000000" w:rsidP="00000000" w:rsidRDefault="00000000" w:rsidRPr="00000000" w14:paraId="00000011">
          <w:pPr>
            <w:pStyle w:val="Heading2"/>
            <w:rPr>
              <w:rPrChange w:author="Opema Melvic" w:id="0" w:date="2025-11-18T03:06:47Z">
                <w:rPr/>
              </w:rPrChange>
            </w:rPr>
          </w:pPr>
          <w:sdt>
            <w:sdtPr>
              <w:id w:val="-496417176"/>
              <w:tag w:val="goog_rdk_34"/>
            </w:sdtPr>
            <w:sdtContent>
              <w:r w:rsidDel="00000000" w:rsidR="00000000" w:rsidRPr="00000000">
                <w:rPr>
                  <w:rtl w:val="0"/>
                  <w:rPrChange w:author="Opema Melvic" w:id="0" w:date="2025-11-18T03:06:47Z">
                    <w:rPr/>
                  </w:rPrChange>
                </w:rPr>
                <w:t xml:space="preserve">Level 3: Deploy Using Heroku (More Technical)</w:t>
              </w:r>
            </w:sdtContent>
          </w:sdt>
        </w:p>
      </w:sdtContent>
    </w:sdt>
    <w:sdt>
      <w:sdtPr>
        <w:id w:val="984546657"/>
        <w:tag w:val="goog_rdk_37"/>
      </w:sdtPr>
      <w:sdtContent>
        <w:p w:rsidR="00000000" w:rsidDel="00000000" w:rsidP="00000000" w:rsidRDefault="00000000" w:rsidRPr="00000000" w14:paraId="00000012">
          <w:pPr>
            <w:rPr>
              <w:rPrChange w:author="Opema Melvic" w:id="0" w:date="2025-11-18T03:06:47Z">
                <w:rPr/>
              </w:rPrChange>
            </w:rPr>
          </w:pPr>
          <w:sdt>
            <w:sdtPr>
              <w:id w:val="-1582871866"/>
              <w:tag w:val="goog_rdk_36"/>
            </w:sdtPr>
            <w:sdtContent>
              <w:r w:rsidDel="00000000" w:rsidR="00000000" w:rsidRPr="00000000">
                <w:rPr>
                  <w:rtl w:val="0"/>
                  <w:rPrChange w:author="Opema Melvic" w:id="0" w:date="2025-11-18T03:06:47Z">
                    <w:rPr/>
                  </w:rPrChange>
                </w:rPr>
                <w:t xml:space="preserve">Create a Node.js app returning the same HTML and deploy through Heroku Dashboard → GitHub Integration.</w:t>
              </w:r>
            </w:sdtContent>
          </w:sdt>
        </w:p>
      </w:sdtContent>
    </w:sdt>
    <w:sdt>
      <w:sdtPr>
        <w:id w:val="318460304"/>
        <w:tag w:val="goog_rdk_39"/>
      </w:sdtPr>
      <w:sdtContent>
        <w:p w:rsidR="00000000" w:rsidDel="00000000" w:rsidP="00000000" w:rsidRDefault="00000000" w:rsidRPr="00000000" w14:paraId="00000013">
          <w:pPr>
            <w:pStyle w:val="Heading2"/>
            <w:rPr>
              <w:rPrChange w:author="Opema Melvic" w:id="0" w:date="2025-11-18T03:06:47Z">
                <w:rPr/>
              </w:rPrChange>
            </w:rPr>
          </w:pPr>
          <w:sdt>
            <w:sdtPr>
              <w:id w:val="372262056"/>
              <w:tag w:val="goog_rdk_38"/>
            </w:sdtPr>
            <w:sdtContent>
              <w:r w:rsidDel="00000000" w:rsidR="00000000" w:rsidRPr="00000000">
                <w:rPr>
                  <w:rtl w:val="0"/>
                  <w:rPrChange w:author="Opema Melvic" w:id="0" w:date="2025-11-18T03:06:47Z">
                    <w:rPr/>
                  </w:rPrChange>
                </w:rPr>
                <w:t xml:space="preserve">End Result:</w:t>
              </w:r>
            </w:sdtContent>
          </w:sdt>
        </w:p>
      </w:sdtContent>
    </w:sdt>
    <w:sdt>
      <w:sdtPr>
        <w:id w:val="621563333"/>
        <w:tag w:val="goog_rdk_42"/>
      </w:sdtPr>
      <w:sdtContent>
        <w:p w:rsidR="00000000" w:rsidDel="00000000" w:rsidP="00000000" w:rsidRDefault="00000000" w:rsidRPr="00000000" w14:paraId="00000014">
          <w:pPr>
            <w:rPr>
              <w:rPrChange w:author="Opema Melvic" w:id="0" w:date="2025-11-18T03:06:47Z">
                <w:rPr/>
              </w:rPrChange>
            </w:rPr>
          </w:pPr>
          <w:sdt>
            <w:sdtPr>
              <w:id w:val="292378359"/>
              <w:tag w:val="goog_rdk_40"/>
            </w:sdtPr>
            <w:sdtContent>
              <w:r w:rsidDel="00000000" w:rsidR="00000000" w:rsidRPr="00000000">
                <w:rPr>
                  <w:rtl w:val="0"/>
                  <w:rPrChange w:author="Opema Melvic" w:id="0" w:date="2025-11-18T03:06:47Z">
                    <w:rPr/>
                  </w:rPrChange>
                </w:rPr>
                <w:t xml:space="preserve">Your live website must contain:</w:t>
                <w:br w:type="textWrapping"/>
                <w:t xml:space="preserve">✔ “My First Cloud Deployment”</w:t>
                <w:br w:type="textWrapping"/>
                <w:t xml:space="preserve">✔ Your Name</w:t>
                <w:br w:type="textWrapping"/>
                <w:t xml:space="preserve">✔ Your Picture</w:t>
                <w:br w:type="textWrapping"/>
                <w:t xml:space="preserve">Share your URL afterwards!</w:t>
              </w:r>
            </w:sdtContent>
          </w:sdt>
          <w:sdt>
            <w:sdtPr>
              <w:id w:val="-1089635152"/>
              <w:tag w:val="goog_rdk_41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glkgnAfOxXt0u/06DBcwN6infQ==">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